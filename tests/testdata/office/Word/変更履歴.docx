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518BD" w14:textId="0D6499E1" w:rsidR="009D0716" w:rsidRDefault="005B3679" w:rsidP="005B3679">
      <w:r>
        <w:t>TC20-R01 変更履歴のある文書。</w:t>
      </w:r>
      <w:del w:id="0" w:author="test" w:date="2026-09-20T09:30:00Z" w16du:dateUtc="2026-09-20T00:30:00Z">
        <w:r w:rsidDel="005B3679">
          <w:delText>TC20 削除された文字列。</w:delText>
        </w:r>
      </w:del>
      <w:r>
        <w:t>残る文字列。</w:t>
      </w:r>
    </w:p>
    <w:p w14:paraId="22433278" w14:textId="44F1F11B" w:rsidR="005B3679" w:rsidRDefault="005B3679" w:rsidP="005B3679">
      <w:pPr>
        <w:rPr>
          <w:ins w:id="1" w:author="test" w:date="2026-09-20T09:30:00Z" w16du:dateUtc="2026-09-20T00:30:00Z"/>
        </w:rPr>
      </w:pPr>
      <w:ins w:id="2" w:author="test" w:date="2026-09-20T09:30:00Z" w16du:dateUtc="2026-09-20T00:30:00Z">
        <w:r>
          <w:t>TC20-R02 変更履歴で追加された段落</w:t>
        </w:r>
      </w:ins>
    </w:p>
    <w:p w14:paraId="02639965" w14:textId="77777777" w:rsidR="005B3679" w:rsidRDefault="005B3679" w:rsidP="005B3679"/>
    <w:sectPr w:rsidR="005B367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est">
    <w15:presenceInfo w15:providerId="Windows Live" w15:userId="000000000000000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679"/>
    <w:rsid w:val="00291F22"/>
    <w:rsid w:val="005B3679"/>
    <w:rsid w:val="009D0716"/>
    <w:rsid w:val="00EC3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A1D4A66"/>
  <w15:chartTrackingRefBased/>
  <w15:docId w15:val="{84CB370F-8B5D-4BC0-A56E-9C2F7F1D5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B367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36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36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367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367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367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367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367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367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5B367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367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5B367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5B36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5B36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5B36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5B36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5B36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5B367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5B367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5B36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367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5B36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B36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5B36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B3679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5B3679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5B36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5B3679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5B3679"/>
    <w:rPr>
      <w:b/>
      <w:bCs/>
      <w:smallCaps/>
      <w:color w:val="0F4761" w:themeColor="accent1" w:themeShade="BF"/>
      <w:spacing w:val="5"/>
    </w:rPr>
  </w:style>
  <w:style w:type="paragraph" w:styleId="aa">
    <w:name w:val="Revision"/>
    <w:hidden/>
    <w:uiPriority w:val="99"/>
    <w:semiHidden/>
    <w:rsid w:val="005B36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</dc:creator>
  <cp:keywords/>
  <dc:description/>
  <cp:lastModifiedBy>test</cp:lastModifiedBy>
  <cp:revision>1</cp:revision>
  <dcterms:created xsi:type="dcterms:W3CDTF">2026-09-20T00:30:00Z</dcterms:created>
  <dcterms:modified xsi:type="dcterms:W3CDTF">2026-09-20T00:30:00Z</dcterms:modified>
</cp:coreProperties>
</file>